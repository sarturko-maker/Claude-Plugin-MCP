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Sales Agreement</w:t>
      </w:r>
    </w:p>
    <w:p>
      <w:r>
        <w:t>This Sales Agreement (the "Agreement") is entered into as of 1 January 2026 by and between:</w:t>
      </w:r>
    </w:p>
    <w:p>
      <w:r>
        <w:t>(1) Acme Corp, a company incorporated in England and Wales ("Seller"); and</w:t>
      </w:r>
    </w:p>
    <w:p>
      <w:r>
        <w:t>(2) Beta Industries Ltd, a company incorporated in England and Wales ("Buyer").</w:t>
      </w:r>
    </w:p>
    <w:p>
      <w:r>
        <w:t>Each a "Party" and together the "Parties".</w:t>
      </w:r>
    </w:p>
    <w:p>
      <w:pPr>
        <w:pStyle w:val="Heading1"/>
      </w:pPr>
      <w:r>
        <w:t>1. Definitions</w:t>
      </w:r>
    </w:p>
    <w:p>
      <w:r>
        <w:t>In this Agreement, unless the context otherwise requires:</w:t>
      </w:r>
    </w:p>
    <w:p>
      <w:r>
        <w:t>"Goods" means the products described in Schedule 1, as may be amended by written agreement of the Parties from time to time.</w:t>
      </w:r>
    </w:p>
    <w:p>
      <w:r>
        <w:t>"Contract Price" means the total price for the Goods as set out in clause 3.</w:t>
      </w:r>
    </w:p>
    <w:p>
      <w:r>
        <w:t>"Delivery Date" means the date for delivery of the Goods as set out in clause 4.</w:t>
      </w:r>
    </w:p>
    <w:p>
      <w:pPr>
        <w:pStyle w:val="Heading1"/>
      </w:pPr>
      <w:r>
        <w:t>2. Sale of Goods</w:t>
      </w:r>
    </w:p>
    <w:p>
      <w:r>
        <w:t>The Seller agrees to sell and the Buyer agrees to purchase the Goods in accordance with the terms of this Agreement.</w:t>
      </w:r>
    </w:p>
    <w:p>
      <w:pPr>
        <w:pStyle w:val="Heading1"/>
      </w:pPr>
      <w:r>
        <w:t>3. Price and Payment</w:t>
      </w:r>
    </w:p>
    <w:p>
      <w:r>
        <w:t>3.1 The Contract Price for the Goods shall be GBP 500,000 (five hundred thousand pounds sterling), exclusive of VAT.</w:t>
      </w:r>
    </w:p>
    <w:p>
      <w:r>
        <w:t>3.2 The Buyer shall pay the Contract Price within 30 days of the date of the Seller's invoice.</w:t>
      </w:r>
    </w:p>
    <w:p>
      <w:r>
        <w:t xml:space="preserve">3.3 If the Buyer fails to make payment by the due date, the Seller shall be entitled to charge interest at a rate of </w:t>
      </w:r>
      <w:commentRangeStart w:id="5"/>
      <w:del xmlns:ns0="http://schemas.microsoft.com/office/word/2023/wordml/word16du" w:id="9" w:author="Buyer's Counsel" w:date="2026-03-05T20:03:53Z" ns0:dateUtc="2026-03-05T20:03:53Z">
        <w:r>
          <w:delText>4%</w:delText>
        </w:r>
      </w:del>
      <w:ins xmlns:ns0="http://schemas.microsoft.com/office/word/2023/wordml/word16du" w:id="10" w:author="Buyer's Counsel" w:date="2026-03-05T20:03:53Z" ns0:dateUtc="2026-03-05T20:03:53Z">
        <w:r>
          <w:rPr/>
          <w:t>2%</w:t>
        </w:r>
      </w:ins>
      <w:commentRangeEnd w:id="5"/>
      <w:r>
        <w:rPr>
          <w:rStyle w:val="CommentReference"/>
        </w:rPr>
        <w:commentReference w:id="5"/>
      </w:r>
      <w:r>
        <w:t xml:space="preserve"> per annum above the Bank of England base rate.</w:t>
      </w:r>
    </w:p>
    <w:p>
      <w:pPr>
        <w:pStyle w:val="Heading1"/>
      </w:pPr>
      <w:r>
        <w:t>4. Delivery</w:t>
      </w:r>
    </w:p>
    <w:p>
      <w:r>
        <w:t>4.1 The Seller shall deliver the Goods to the Buyer's premises at the address specified in Schedule 2 on or before the Delivery Date.</w:t>
      </w:r>
    </w:p>
    <w:p>
      <w:r>
        <w:t xml:space="preserve">4.2 Time of delivery </w:t>
      </w:r>
      <w:commentRangeStart w:id="6"/>
      <w:del xmlns:ns0="http://schemas.microsoft.com/office/word/2023/wordml/word16du" w:id="11" w:author="Buyer's Counsel" w:date="2026-03-05T20:03:53Z" ns0:dateUtc="2026-03-05T20:03:53Z">
        <w:r>
          <w:delText>is not</w:delText>
        </w:r>
      </w:del>
      <w:ins xmlns:ns0="http://schemas.microsoft.com/office/word/2023/wordml/word16du" w:id="12" w:author="Buyer's Counsel" w:date="2026-03-05T20:03:53Z" ns0:dateUtc="2026-03-05T20:03:53Z">
        <w:r>
          <w:rPr/>
          <w:t>shall be</w:t>
        </w:r>
      </w:ins>
      <w:commentRangeEnd w:id="6"/>
      <w:r>
        <w:rPr>
          <w:rStyle w:val="CommentReference"/>
        </w:rPr>
        <w:commentReference w:id="6"/>
      </w:r>
      <w:r>
        <w:t xml:space="preserve"> of the essence.</w:t>
      </w:r>
    </w:p>
    <w:p>
      <w:pPr>
        <w:pStyle w:val="Heading1"/>
      </w:pPr>
      <w:r>
        <w:t>5. Warranties</w:t>
      </w:r>
    </w:p>
    <w:p>
      <w:r>
        <w:t xml:space="preserve">5.1 The Seller warrants that the Goods shall conform to the specifications set out in Schedule 1 and shall be free from defects in materials and workmanship for a period of </w:t>
      </w:r>
      <w:commentRangeStart w:id="4"/>
      <w:del xmlns:ns0="http://schemas.microsoft.com/office/word/2023/wordml/word16du" w:id="7" w:author="Buyer's Counsel" w:date="2026-03-05T20:03:53Z" ns0:dateUtc="2026-03-05T20:03:53Z">
        <w:r>
          <w:delText>12</w:delText>
        </w:r>
      </w:del>
      <w:ins xmlns:ns0="http://schemas.microsoft.com/office/word/2023/wordml/word16du" w:id="8" w:author="Buyer's Counsel" w:date="2026-03-05T20:03:53Z" ns0:dateUtc="2026-03-05T20:03:53Z">
        <w:r>
          <w:rPr/>
          <w:t>24</w:t>
        </w:r>
      </w:ins>
      <w:commentRangeEnd w:id="4"/>
      <w:r>
        <w:rPr>
          <w:rStyle w:val="CommentReference"/>
        </w:rPr>
        <w:commentReference w:id="4"/>
      </w:r>
      <w:r>
        <w:t xml:space="preserve"> months from the date of delivery.</w:t>
      </w:r>
    </w:p>
    <w:p>
      <w:r>
        <w:t>5.2 The Seller's sole obligation under this warranty shall be, at the Seller's option, to repair or replace any defective Goods.</w:t>
      </w:r>
    </w:p>
    <w:p>
      <w:pPr>
        <w:pStyle w:val="Heading1"/>
      </w:pPr>
      <w:r>
        <w:t>6. Liability</w:t>
      </w:r>
    </w:p>
    <w:p>
      <w:r>
        <w:t xml:space="preserve">6.1 </w:t>
      </w:r>
      <w:commentRangeStart w:id="3"/>
      <w:del xmlns:ns0="http://schemas.microsoft.com/office/word/2023/wordml/word16du" w:id="5" w:author="Buyer's Counsel" w:date="2026-03-05T20:03:53Z" ns0:dateUtc="2026-03-05T20:03:53Z">
        <w:r>
          <w:delText>The Seller's</w:delText>
        </w:r>
      </w:del>
      <w:ins xmlns:ns0="http://schemas.microsoft.com/office/word/2023/wordml/word16du" w:id="6" w:author="Buyer's Counsel" w:date="2026-03-05T20:03:53Z" ns0:dateUtc="2026-03-05T20:03:53Z">
        <w:r>
          <w:rPr/>
          <w:t>Each Party's</w:t>
        </w:r>
      </w:ins>
      <w:commentRangeEnd w:id="3"/>
      <w:r>
        <w:rPr>
          <w:rStyle w:val="CommentReference"/>
        </w:rPr>
        <w:commentReference w:id="3"/>
      </w:r>
      <w:r>
        <w:t xml:space="preserve"> total aggregate liability under or in connection with this Agreement shall not exceed the Contract Price.</w:t>
      </w:r>
    </w:p>
    <w:p>
      <w:r>
        <w:t>6.2 Neither Party shall be liable for any indirect, consequential, or special damages, including loss of profits, loss of revenue, or loss of anticipated savings.</w:t>
      </w:r>
    </w:p>
    <w:p>
      <w:r>
        <w:t>6.3 Nothing in this Agreement shall limit or exclude liability for death or personal injury caused by negligence, fraud, or fraudulent misrepresentation.</w:t>
      </w:r>
    </w:p>
    <w:p>
      <w:pPr>
        <w:pStyle w:val="Heading1"/>
      </w:pPr>
      <w:r>
        <w:t>7. Indemnification</w:t>
      </w:r>
    </w:p>
    <w:p>
      <w:r>
        <w:t xml:space="preserve">The Seller shall indemnify the Buyer against all losses, damages, costs, and expenses arising from any breach of the warranties in clause </w:t>
      </w:r>
      <w:commentRangeStart w:id="2"/>
      <w:del xmlns:ns0="http://schemas.microsoft.com/office/word/2023/wordml/word16du" w:id="3" w:author="Buyer's Counsel" w:date="2026-03-05T20:03:53Z" ns0:dateUtc="2026-03-05T20:03:53Z">
        <w:r>
          <w:delText>5.</w:delText>
        </w:r>
      </w:del>
      <w:ins xmlns:ns0="http://schemas.microsoft.com/office/word/2023/wordml/word16du" w:id="4" w:author="Buyer's Counsel" w:date="2026-03-05T20:03:53Z" ns0:dateUtc="2026-03-05T20:03:53Z">
        <w:r>
          <w:rPr/>
          <w:t>5 or any breach of a fundamental representation under this Agreement. The indemnification obligations under this clause shall not be subject to the liability cap in clause 6.1.</w:t>
        </w:r>
      </w:ins>
      <w:commentRangeEnd w:id="2"/>
      <w:r>
        <w:rPr>
          <w:rStyle w:val="CommentReference"/>
        </w:rPr>
        <w:commentReference w:id="2"/>
      </w:r>
    </w:p>
    <w:p>
      <w:pPr>
        <w:pStyle w:val="Heading1"/>
      </w:pPr>
      <w:r>
        <w:t>8. Termination</w:t>
      </w:r>
    </w:p>
    <w:p>
      <w:r>
        <w:t>8.1 Either Party may terminate this Agreement by giving written notice to the other Party if the other Party commits a material breach of this Agreement and fails to remedy such breach within 30 days of receiving written notice specifying the breach.</w:t>
      </w:r>
    </w:p>
    <w:p>
      <w:r>
        <w:t xml:space="preserve">8.2 </w:t>
      </w:r>
      <w:commentRangeStart w:id="1"/>
      <w:ins xmlns:ns0="http://schemas.microsoft.com/office/word/2023/wordml/word16du" w:id="1" w:author="Buyer's Counsel" w:date="2026-03-05T20:03:53Z" ns0:dateUtc="2026-03-05T20:03:53Z">
        <w:r>
          <w:t>Either Party may terminate this Agreement for convenience by giving not less than 60 days' prior written notice to the other Party.</w:t>
        </w:r>
      </w:ins>
      <w:commentRangeEnd w:id="1"/>
      <w:r>
        <w:rPr>
          <w:rStyle w:val="CommentReference"/>
        </w:rPr>
        <w:commentReference w:id="1"/>
      </w:r>
      <w:r>
        <w:t>Upon termination, all rights and obligations of the Parties shall cease, except for those which are expressly stated to survive termination.</w:t>
      </w:r>
    </w:p>
    <w:p>
      <w:ins xmlns:ns0="http://schemas.microsoft.com/office/word/2023/wordml/word16du" w:id="2" w:author="Buyer's Counsel" w:date="2026-03-05T20:03:53Z" ns0:dateUtc="2026-03-05T20:03:53Z">
        <w:r>
          <w:t xml:space="preserve">8.3 </w:t>
        </w:r>
      </w:ins>
    </w:p>
    <w:p>
      <w:pPr>
        <w:pStyle w:val="Heading1"/>
      </w:pPr>
      <w:r>
        <w:t>9. Governing Law</w:t>
      </w:r>
    </w:p>
    <w:p>
      <w:r>
        <w:t>This Agreement shall be governed by and construed in accordance with the laws of England and Wales. The Parties submit to the exclusive jurisdiction of the courts of England and Wales.</w:t>
      </w:r>
    </w:p>
    <w:p>
      <w:pPr>
        <w:pStyle w:val="Heading1"/>
      </w:pPr>
      <w:r>
        <w:t>10. Entire Agreement</w:t>
      </w:r>
    </w:p>
    <w:p>
      <w:r>
        <w:t>This Agreement constitutes the entire agreement between the Parties and supersedes all prior negotiations, representations, and agreements, whether written or oral.</w:t>
      </w:r>
    </w:p>
    <w:p/>
    <w:p>
      <w:r>
        <w:t>IN WITNESS WHEREOF, the Parties have executed this Agreement as of the date first written above.</w:t>
      </w:r>
    </w:p>
    <w:p/>
    <w:p>
      <w:r>
        <w:t>For and on behalf of Acme Corp (Seller):</w:t>
      </w:r>
    </w:p>
    <w:p>
      <w:r>
        <w:t>Name: ________________________</w:t>
      </w:r>
    </w:p>
    <w:p>
      <w:r>
        <w:t>Title: ________________________</w:t>
      </w:r>
    </w:p>
    <w:p>
      <w:r>
        <w:t>Date: ________________________</w:t>
      </w:r>
    </w:p>
    <w:p/>
    <w:p>
      <w:r>
        <w:t>For and on behalf of Beta Industries Ltd (Buyer):</w:t>
      </w:r>
    </w:p>
    <w:p>
      <w:r>
        <w:t>Name: ________________________</w:t>
      </w:r>
    </w:p>
    <w:p>
      <w:r>
        <w:t>Title: ________________________</w:t>
      </w:r>
    </w:p>
    <w:p>
      <w:r>
        <w:t>Date: ________________________</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Buyer's Counsel" w:date="2026-03-05T20:03:53Z" w:initials="BC">
    <w:p w14:paraId="76937BCF" w14:textId="77777777" w:rsidR="067E127C" w:rsidRDefault="067E127C" w:rsidP="067E127C">
      <w:pPr>
        <w:pStyle w:val="CommentText"/>
      </w:pPr>
      <w:r>
        <w:rPr>
          <w:rStyle w:val="CommentReference"/>
        </w:rPr>
        <w:annotationRef/>
      </w:r>
      <w:r>
        <w:t>Adding termination for convenience with 60-day notice period. Both Parties should have an exit right.</w:t>
      </w:r>
    </w:p>
  </w:comment>
  <w:comment w:id="2" w:author="Buyer's Counsel" w:date="2026-03-05T20:03:53Z" w:initials="BC">
    <w:p w14:paraId="C05C7F36" w14:textId="77777777" w:rsidR="D5CF4FD3" w:rsidRDefault="D5CF4FD3" w:rsidP="D5CF4FD3">
      <w:pPr>
        <w:pStyle w:val="CommentText"/>
      </w:pPr>
      <w:r>
        <w:rPr>
          <w:rStyle w:val="CommentReference"/>
        </w:rPr>
        <w:annotationRef/>
      </w:r>
      <w:r>
        <w:t>Indemnification should carve out fundamental representations from the liability cap. This is standard market practice.</w:t>
      </w:r>
    </w:p>
  </w:comment>
  <w:comment w:id="3" w:author="Buyer's Counsel" w:date="2026-03-05T20:03:53Z" w:initials="BC">
    <w:p w14:paraId="356D7C03" w14:textId="77777777" w:rsidR="1A30930A" w:rsidRDefault="1A30930A" w:rsidP="1A30930A">
      <w:pPr>
        <w:pStyle w:val="CommentText"/>
      </w:pPr>
      <w:r>
        <w:rPr>
          <w:rStyle w:val="CommentReference"/>
        </w:rPr>
        <w:annotationRef/>
      </w:r>
      <w:r>
        <w:t>Liability cap should be mutual. The Seller's draft only caps the Seller's liability, leaving the Buyer exposed.</w:t>
      </w:r>
    </w:p>
  </w:comment>
  <w:comment w:id="4" w:author="Buyer's Counsel" w:date="2026-03-05T20:03:53Z" w:initials="BC">
    <w:p w14:paraId="5D5F043A" w14:textId="77777777" w:rsidR="DC42F94F" w:rsidRDefault="DC42F94F" w:rsidP="DC42F94F">
      <w:pPr>
        <w:pStyle w:val="CommentText"/>
      </w:pPr>
      <w:r>
        <w:rPr>
          <w:rStyle w:val="CommentReference"/>
        </w:rPr>
        <w:annotationRef/>
      </w:r>
      <w:r>
        <w:t>12-month warranty is insufficient for goods of this value.</w:t>
      </w:r>
    </w:p>
  </w:comment>
  <w:comment w:id="5" w:author="Buyer's Counsel" w:date="2026-03-05T20:03:53Z" w:initials="BC">
    <w:p w14:paraId="256FBB61" w14:textId="77777777" w:rsidR="716C4ABB" w:rsidRDefault="716C4ABB" w:rsidP="716C4ABB">
      <w:pPr>
        <w:pStyle w:val="CommentText"/>
      </w:pPr>
      <w:r>
        <w:rPr>
          <w:rStyle w:val="CommentReference"/>
        </w:rPr>
        <w:annotationRef/>
      </w:r>
      <w:r>
        <w:t>4% above base rate is punitive. 2% is more standard.</w:t>
      </w:r>
    </w:p>
  </w:comment>
  <w:comment w:id="6" w:author="Buyer's Counsel" w:date="2026-03-05T20:03:54Z" w:initials="BC">
    <w:p w14:paraId="542459CF" w14:textId="77777777" w:rsidR="97B085A3" w:rsidRDefault="97B085A3" w:rsidP="97B085A3">
      <w:pPr>
        <w:pStyle w:val="CommentText"/>
      </w:pPr>
      <w:r>
        <w:rPr>
          <w:rStyle w:val="CommentReference"/>
        </w:rPr>
        <w:annotationRef/>
      </w:r>
      <w:r>
        <w:t>Buyer requires timely delivery. If the Seller cannot deliver on time, the Buyer needs the right to terminate.</w:t>
      </w:r>
    </w:p>
  </w:comment>
</w:comments>
</file>

<file path=word/commentsExtended1.xml><?xml version="1.0" encoding="utf-8"?>
<w15:commentsEx xmlns:w15="http://schemas.microsoft.com/office/word/2012/wordml">
  <w15:commentEx w15:paraId="76937BCF" w15:done="0"/>
  <w15:commentEx w15:paraId="C05C7F36" w15:done="0"/>
  <w15:commentEx w15:paraId="356D7C03" w15:done="0"/>
  <w15:commentEx w15:paraId="5D5F043A" w15:done="0"/>
  <w15:commentEx w15:paraId="256FBB61" w15:done="0"/>
  <w15:commentEx w15:paraId="542459CF" w15:done="0"/>
</w15:commentsEx>
</file>

<file path=word/commentsExtensible1.xml><?xml version="1.0" encoding="utf-8"?>
<w16cex:commentsExtensible xmlns:w16cex="http://schemas.microsoft.com/office/word/2018/wordml/cex">
  <w16cex:commentExtensible w16cex:durableId="7D0D62D2" w16cex:dateUtc="2026-03-05T20:03:53Z"/>
  <w16cex:commentExtensible w16cex:durableId="D267317B" w16cex:dateUtc="2026-03-05T20:03:53Z"/>
  <w16cex:commentExtensible w16cex:durableId="0EB28749" w16cex:dateUtc="2026-03-05T20:03:53Z"/>
  <w16cex:commentExtensible w16cex:durableId="19CB61C3" w16cex:dateUtc="2026-03-05T20:03:53Z"/>
  <w16cex:commentExtensible w16cex:durableId="1BA0C9E4" w16cex:dateUtc="2026-03-05T20:03:53Z"/>
  <w16cex:commentExtensible w16cex:durableId="8DC1D000" w16cex:dateUtc="2026-03-05T20:03:54Z"/>
</w16cex:commentsExtensible>
</file>

<file path=word/commentsIds1.xml><?xml version="1.0" encoding="utf-8"?>
<w16cid:commentsIds xmlns:w16cid="http://schemas.microsoft.com/office/word/2016/wordml/cid">
  <w16cid:commentId w16cid:paraId="76937BCF" w16cid:durableId="7D0D62D2"/>
  <w16cid:commentId w16cid:paraId="C05C7F36" w16cid:durableId="D267317B"/>
  <w16cid:commentId w16cid:paraId="356D7C03" w16cid:durableId="0EB28749"/>
  <w16cid:commentId w16cid:paraId="5D5F043A" w16cid:durableId="19CB61C3"/>
  <w16cid:commentId w16cid:paraId="256FBB61" w16cid:durableId="1BA0C9E4"/>
  <w16cid:commentId w16cid:paraId="542459CF" w16cid:durableId="8DC1D00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