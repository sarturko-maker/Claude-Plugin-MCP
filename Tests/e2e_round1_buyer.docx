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comments1.xml" ContentType="application/vnd.openxmlformats-officedocument.wordprocessingml.comments+xml"/>
  <Override PartName="/word/commentsExtended1.xml" ContentType="application/vnd.openxmlformats-officedocument.wordprocessingml.commentsExtended+xml"/>
  <Override PartName="/word/commentsExtensible1.xml" ContentType="application/vnd.openxmlformats-officedocument.wordprocessingml.commentsExtensible+xml"/>
  <Override PartName="/word/commentsIds1.xml" ContentType="application/vnd.openxmlformats-officedocument.wordprocessingml.commentsId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GOODS SUPPLY AGREEMENT</w:t>
      </w:r>
    </w:p>
    <w:p>
      <w:pPr>
        <w:jc w:val="center"/>
      </w:pPr>
      <w:r>
        <w:t>Dated: ______________ 2026</w:t>
      </w:r>
    </w:p>
    <w:p/>
    <w:p>
      <w:pPr>
        <w:pStyle w:val="Heading1"/>
      </w:pPr>
      <w:r>
        <w:t>PARTIES</w:t>
      </w:r>
    </w:p>
    <w:p>
      <w:r>
        <w:t>(1) Acme Industrial Supply Co. ("Seller"), a company incorporated under the laws of the State of Delaware, with its principal office at 1200 Commerce Drive, Wilmington, DE 19801.</w:t>
      </w:r>
    </w:p>
    <w:p>
      <w:r>
        <w:t>(2) ________________________ ("Buyer"), a company incorporated under the laws of ______________, with its principal office at __________________________.</w:t>
      </w:r>
    </w:p>
    <w:p>
      <w:pPr>
        <w:pStyle w:val="Heading1"/>
      </w:pPr>
      <w:r>
        <w:t>RECITALS</w:t>
      </w:r>
    </w:p>
    <w:p>
      <w:r>
        <w:t>(A) The Seller is in the business of manufacturing and supplying industrial components and equipment.</w:t>
      </w:r>
    </w:p>
    <w:p>
      <w:r>
        <w:t>(B) The Buyer wishes to purchase certain goods from the Seller on the terms set out in this Agreement.</w:t>
      </w:r>
    </w:p>
    <w:p>
      <w:r>
        <w:t>NOW, THEREFORE, in consideration of the mutual covenants and agreements set forth herein, the parties agree as follows:</w:t>
      </w:r>
    </w:p>
    <w:p>
      <w:pPr>
        <w:pStyle w:val="Heading2"/>
      </w:pPr>
      <w:r>
        <w:t>1. DEFINITIONS</w:t>
      </w:r>
    </w:p>
    <w:p>
      <w:r>
        <w:t>In this Agreement, unless the context otherwise requires:</w:t>
      </w:r>
    </w:p>
    <w:p>
      <w:r>
        <w:t>"Agreement" means this Goods Supply Agreement, including all schedules and amendments.</w:t>
      </w:r>
    </w:p>
    <w:p>
      <w:r>
        <w:t>"Delivery Date" means the date for delivery of the Goods as specified in the applicable Purchase Order.</w:t>
      </w:r>
    </w:p>
    <w:p>
      <w:r>
        <w:t>"Goods" means the products, materials, and equipment described in a Purchase Order submitted by the Buyer.</w:t>
      </w:r>
    </w:p>
    <w:p>
      <w:r>
        <w:t>"Purchase Order" means a written order submitted by the Buyer specifying the Goods, quantities, prices, and Delivery Date.</w:t>
      </w:r>
    </w:p>
    <w:p>
      <w:r>
        <w:t>"Specifications" means the technical specifications, drawings, and standards applicable to the Goods as set out in the relevant Purchase Order or agreed in writing.</w:t>
      </w:r>
    </w:p>
    <w:p>
      <w:pPr>
        <w:pStyle w:val="Heading2"/>
      </w:pPr>
      <w:r>
        <w:t>2. GOODS AND SCOPE OF SUPPLY</w:t>
      </w:r>
    </w:p>
    <w:p>
      <w:r>
        <w:t>2.1 The Seller shall manufacture, sell, and deliver the Goods to the Buyer in accordance with the Specifications and the terms of this Agreement.</w:t>
      </w:r>
    </w:p>
    <w:p>
      <w:r>
        <w:t>2.2 The Seller shall ensure that all Goods conform to the Specifications and are fit for their intended purpose as reasonably understood from the Purchase Order.</w:t>
      </w:r>
    </w:p>
    <w:p>
      <w:r>
        <w:t>2.3 The Seller shall not subcontract the manufacture of the Goods without the prior written consent of the Buyer.</w:t>
      </w:r>
    </w:p>
    <w:p>
      <w:pPr>
        <w:pStyle w:val="Heading2"/>
      </w:pPr>
      <w:r>
        <w:t>3. ORDERS AND ACCEPTANCE</w:t>
      </w:r>
    </w:p>
    <w:p>
      <w:r>
        <w:t>3.1 The Buyer shall submit Purchase Orders to the Seller in writing. Each Purchase Order shall specify the Goods, quantities, unit prices, and requested Delivery Date.</w:t>
      </w:r>
    </w:p>
    <w:p>
      <w:r>
        <w:t>3.2 The Seller shall accept or reject each Purchase Order within five (5) business days of receipt. A Purchase Order that is not rejected within this period shall be deemed accepted.</w:t>
      </w:r>
    </w:p>
    <w:p>
      <w:r>
        <w:t>3.3 No Purchase Order shall be binding unless and until accepted by the Seller in accordance with this clause.</w:t>
      </w:r>
    </w:p>
    <w:p>
      <w:pPr>
        <w:pStyle w:val="Heading2"/>
      </w:pPr>
      <w:r>
        <w:t>4. PRICE AND PAYMENT</w:t>
      </w:r>
    </w:p>
    <w:p>
      <w:r>
        <w:t>4.1 The price for the Goods shall be as set out in the applicable Purchase Order. All prices are exclusive of applicable taxes, duties, and shipping charges, which shall be borne by the Buyer.</w:t>
      </w:r>
    </w:p>
    <w:p>
      <w:r>
        <w:t xml:space="preserve">4.2 The Seller shall invoice the Buyer upon shipment of the Goods. Payment shall be due </w:t>
      </w:r>
      <w:r>
        <w:t xml:space="preserve">within </w:t>
      </w:r>
      <w:del xmlns:ns0="http://schemas.microsoft.com/office/word/2023/wordml/word16du" w:id="22" w:author="Buyer LLP" w:date="2026-03-05T15:43:36Z" ns0:dateUtc="2026-03-05T15:43:36Z">
        <w:r>
          <w:delText xml:space="preserve">thirty (30)</w:delText>
        </w:r>
      </w:del>
      <w:ins xmlns:ns0="http://schemas.microsoft.com/office/word/2023/wordml/word16du" w:id="23" w:author="Buyer LLP" w:date="2026-03-05T15:43:36Z" ns0:dateUtc="2026-03-05T15:43:36Z">
        <w:r>
          <w:t xml:space="preserve">forty-five (45)</w:t>
        </w:r>
      </w:ins>
      <w:r>
        <w:t xml:space="preserve"> days of the date of the invoice</w:t>
      </w:r>
      <w:r>
        <w:t>.</w:t>
      </w:r>
    </w:p>
    <w:p>
      <w:r>
        <w:t xml:space="preserve">4.3 Late payments shall accrue interest </w:t>
      </w:r>
      <w:r>
        <w:t xml:space="preserve">at a rate of </w:t>
      </w:r>
      <w:del xmlns:ns0="http://schemas.microsoft.com/office/word/2023/wordml/word16du" w:id="29" w:author="Buyer LLP" w:date="2026-03-05T15:43:36Z" ns0:dateUtc="2026-03-05T15:43:36Z">
        <w:r>
          <w:delText xml:space="preserve">1.5%</w:delText>
        </w:r>
      </w:del>
      <w:ins xmlns:ns0="http://schemas.microsoft.com/office/word/2023/wordml/word16du" w:id="30" w:author="Buyer LLP" w:date="2026-03-05T15:43:36Z" ns0:dateUtc="2026-03-05T15:43:36Z">
        <w:r>
          <w:t xml:space="preserve">1.0%</w:t>
        </w:r>
      </w:ins>
      <w:r>
        <w:t xml:space="preserve"> per month</w:t>
      </w:r>
      <w:r>
        <w:t>, or the maximum rate permitted by applicable law, whichever is lower.</w:t>
      </w:r>
    </w:p>
    <w:p>
      <w:r>
        <w:t xml:space="preserve">4.4 </w:t>
      </w:r>
      <w:commentRangeStart w:id="1"/>
      <w:r>
        <w:t xml:space="preserve">The Buyer shall </w:t>
      </w:r>
      <w:del xmlns:ns0="http://schemas.microsoft.com/office/word/2023/wordml/word16du" w:id="1" w:author="Buyer LLP" w:date="2026-03-05T15:43:36Z" ns0:dateUtc="2026-03-05T15:43:36Z">
        <w:r>
          <w:delText xml:space="preserve">not </w:delText>
        </w:r>
      </w:del>
      <w:r>
        <w:t xml:space="preserve">be entitled to set off any amounts owed to the Seller against any </w:t>
      </w:r>
      <w:ins xmlns:ns0="http://schemas.microsoft.com/office/word/2023/wordml/word16du" w:id="2" w:author="Buyer LLP" w:date="2026-03-05T15:43:36Z" ns0:dateUtc="2026-03-05T15:43:36Z">
        <w:r>
          <w:t xml:space="preserve">undisputed </w:t>
        </w:r>
      </w:ins>
      <w:r>
        <w:t xml:space="preserve">claims the Buyer may have against the Seller under this </w:t>
      </w:r>
      <w:del xmlns:ns0="http://schemas.microsoft.com/office/word/2023/wordml/word16du" w:id="3" w:author="Buyer LLP" w:date="2026-03-05T15:43:36Z" ns0:dateUtc="2026-03-05T15:43:36Z">
        <w:r>
          <w:delText xml:space="preserve">Agreement or otherwise.</w:delText>
        </w:r>
      </w:del>
      <w:ins xmlns:ns0="http://schemas.microsoft.com/office/word/2023/wordml/word16du" w:id="4" w:author="Buyer LLP" w:date="2026-03-05T15:43:36Z" ns0:dateUtc="2026-03-05T15:43:36Z">
        <w:r>
          <w:t xml:space="preserve">Agreement.</w:t>
        </w:r>
      </w:ins>
      <w:commentRangeEnd w:id="1"/>
      <w:r>
        <w:rPr>
          <w:rStyle w:val="CommentReference"/>
        </w:rPr>
        <w:commentReference w:id="1"/>
      </w:r>
    </w:p>
    <w:p>
      <w:pPr>
        <w:pStyle w:val="Heading2"/>
      </w:pPr>
      <w:r>
        <w:t>5. DELIVERY</w:t>
      </w:r>
    </w:p>
    <w:p>
      <w:r>
        <w:t>5.1 The Seller shall deliver the Goods to the delivery address specified in the Purchase Order on or before the Delivery Date. Delivery terms shall be FCA (Incoterms 2020) Seller's facility.</w:t>
      </w:r>
    </w:p>
    <w:p>
      <w:r>
        <w:t>5.2 Risk of loss shall pass to the Buyer upon delivery of the Goods to the carrier at the Seller's facility.</w:t>
      </w:r>
    </w:p>
    <w:p>
      <w:r>
        <w:t xml:space="preserve">5.3 </w:t>
      </w:r>
      <w:r>
        <w:t xml:space="preserve">Title to the Goods shall pass to the Buyer upon </w:t>
      </w:r>
      <w:del xmlns:ns0="http://schemas.microsoft.com/office/word/2023/wordml/word16du" w:id="18" w:author="Buyer LLP" w:date="2026-03-05T15:43:36Z" ns0:dateUtc="2026-03-05T15:43:36Z">
        <w:r>
          <w:delText xml:space="preserve">receipt of full payment</w:delText>
        </w:r>
      </w:del>
      <w:ins xmlns:ns0="http://schemas.microsoft.com/office/word/2023/wordml/word16du" w:id="19" w:author="Buyer LLP" w:date="2026-03-05T15:43:36Z" ns0:dateUtc="2026-03-05T15:43:36Z">
        <w:r>
          <w:t xml:space="preserve">delivery</w:t>
        </w:r>
      </w:ins>
      <w:r>
        <w:t>.</w:t>
      </w:r>
    </w:p>
    <w:p>
      <w:r>
        <w:t>5.4 The Seller shall not be liable for any delay in delivery caused by circumstances beyond its reasonable control.</w:t>
      </w:r>
    </w:p>
    <w:p>
      <w:pPr>
        <w:pStyle w:val="Heading2"/>
      </w:pPr>
      <w:r>
        <w:t>6. ACCEPTANCE AND INSPECTION</w:t>
      </w:r>
    </w:p>
    <w:p>
      <w:r>
        <w:t xml:space="preserve">6.1 The Buyer shall inspect the Goods </w:t>
      </w:r>
      <w:r>
        <w:t xml:space="preserve">within </w:t>
      </w:r>
      <w:del xmlns:ns0="http://schemas.microsoft.com/office/word/2023/wordml/word16du" w:id="27" w:author="Buyer LLP" w:date="2026-03-05T15:43:36Z" ns0:dateUtc="2026-03-05T15:43:36Z">
        <w:r>
          <w:delText xml:space="preserve">seven (7)</w:delText>
        </w:r>
      </w:del>
      <w:ins xmlns:ns0="http://schemas.microsoft.com/office/word/2023/wordml/word16du" w:id="28" w:author="Buyer LLP" w:date="2026-03-05T15:43:36Z" ns0:dateUtc="2026-03-05T15:43:36Z">
        <w:r>
          <w:t xml:space="preserve">fourteen (14)</w:t>
        </w:r>
      </w:ins>
      <w:r>
        <w:t xml:space="preserve"> business days of delivery</w:t>
      </w:r>
      <w:r>
        <w:t>. If the Buyer does not notify the Seller of any defects or non-conformities within this period, the Goods shall be deemed accepted.</w:t>
      </w:r>
    </w:p>
    <w:p>
      <w:r>
        <w:t xml:space="preserve">6.2 If the Goods do not conform to the Specifications, </w:t>
      </w:r>
      <w:r>
        <w:t xml:space="preserve">the Seller shall, at </w:t>
      </w:r>
      <w:del xmlns:ns0="http://schemas.microsoft.com/office/word/2023/wordml/word16du" w:id="24" w:author="Buyer LLP" w:date="2026-03-05T15:43:36Z" ns0:dateUtc="2026-03-05T15:43:36Z">
        <w:r>
          <w:delText xml:space="preserve">its</w:delText>
        </w:r>
      </w:del>
      <w:ins xmlns:ns0="http://schemas.microsoft.com/office/word/2023/wordml/word16du" w:id="25" w:author="Buyer LLP" w:date="2026-03-05T15:43:36Z" ns0:dateUtc="2026-03-05T15:43:36Z">
        <w:r>
          <w:t xml:space="preserve">the Buyer's</w:t>
        </w:r>
      </w:ins>
      <w:r>
        <w:t xml:space="preserve"> option, repair or replace</w:t>
      </w:r>
      <w:r>
        <w:t xml:space="preserve"> the non-conforming Goods at no additional cost to the Buyer.</w:t>
      </w:r>
    </w:p>
    <w:p>
      <w:pPr>
        <w:pStyle w:val="Heading2"/>
      </w:pPr>
      <w:r>
        <w:t>7. WARRANTIES</w:t>
      </w:r>
    </w:p>
    <w:p>
      <w:r>
        <w:t xml:space="preserve">7.1 The Seller warrants that the Goods shall conform to the Specifications and shall be free from defects in materials and workmanship </w:t>
      </w:r>
      <w:r>
        <w:t xml:space="preserve">for a period of </w:t>
      </w:r>
      <w:del xmlns:ns0="http://schemas.microsoft.com/office/word/2023/wordml/word16du" w:id="20" w:author="Buyer LLP" w:date="2026-03-05T15:43:36Z" ns0:dateUtc="2026-03-05T15:43:36Z">
        <w:r>
          <w:delText xml:space="preserve">twelve (12)</w:delText>
        </w:r>
      </w:del>
      <w:ins xmlns:ns0="http://schemas.microsoft.com/office/word/2023/wordml/word16du" w:id="21" w:author="Buyer LLP" w:date="2026-03-05T15:43:36Z" ns0:dateUtc="2026-03-05T15:43:36Z">
        <w:r>
          <w:t xml:space="preserve">twenty-four (24)</w:t>
        </w:r>
      </w:ins>
      <w:r>
        <w:t xml:space="preserve"> months from the date of delivery</w:t>
      </w:r>
      <w:r>
        <w:t>.</w:t>
      </w:r>
    </w:p>
    <w:p>
      <w:r>
        <w:t>7.2 The Seller warrants that it has good title to the Goods and that the Goods are free from any liens or encumbrances.</w:t>
      </w:r>
    </w:p>
    <w:p>
      <w:r>
        <w:t xml:space="preserve">7.3 EXCEPT AS EXPRESSLY SET OUT IN THIS AGREEMENT, THE SELLER MAKES NO WARRANTIES, EXPRESS OR IMPLIED, </w:t>
      </w:r>
      <w:commentRangeStart w:id="2"/>
      <w:r>
        <w:t xml:space="preserve">INCLUDING BUT NOT LIMITED TO IMPLIED WARRANTIES OF MERCHANTABILITY</w:t>
      </w:r>
      <w:del xmlns:ns0="http://schemas.microsoft.com/office/word/2023/wordml/word16du" w:id="11" w:author="Buyer LLP" w:date="2026-03-05T15:43:36Z" ns0:dateUtc="2026-03-05T15:43:36Z">
        <w:r>
          <w:delText xml:space="preserve"> OR FITNESS FOR A PARTICULAR PURPOSE</w:delText>
        </w:r>
      </w:del>
      <w:commentRangeEnd w:id="2"/>
      <w:r>
        <w:rPr>
          <w:rStyle w:val="CommentReference"/>
        </w:rPr>
        <w:commentReference w:id="2"/>
      </w:r>
      <w:r>
        <w:t>.</w:t>
      </w:r>
    </w:p>
    <w:p>
      <w:pPr>
        <w:pStyle w:val="Heading2"/>
      </w:pPr>
      <w:r>
        <w:t>8. LIMITATION OF LIABILITY</w:t>
      </w:r>
    </w:p>
    <w:p>
      <w:r>
        <w:t>8.1 IN NO EVENT SHALL EITHER PARTY BE LIABLE TO THE OTHER FOR ANY INDIRECT, INCIDENTAL, SPECIAL, CONSEQUENTIAL, OR PUNITIVE DAMAGES ARISING OUT OF OR RELATED TO THIS AGREEMENT, REGARDLESS OF THE THEORY OF LIABILITY.</w:t>
      </w:r>
    </w:p>
    <w:p>
      <w:r>
        <w:t xml:space="preserve">8.2 The Seller's total aggregate liability under this Agreement shall not exceed </w:t>
      </w:r>
      <w:r>
        <w:t xml:space="preserve">the total amounts paid </w:t>
      </w:r>
      <w:del xmlns:ns0="http://schemas.microsoft.com/office/word/2023/wordml/word16du" w:id="5" w:author="Buyer LLP" w:date="2026-03-05T15:43:36Z" ns0:dateUtc="2026-03-05T15:43:36Z">
        <w:r>
          <w:delText xml:space="preserve">by the Buyer to</w:delText>
        </w:r>
      </w:del>
      <w:ins xmlns:ns0="http://schemas.microsoft.com/office/word/2023/wordml/word16du" w:id="6" w:author="Buyer LLP" w:date="2026-03-05T15:43:36Z" ns0:dateUtc="2026-03-05T15:43:36Z">
        <w:r>
          <w:t xml:space="preserve">or payable by</w:t>
        </w:r>
      </w:ins>
      <w:r>
        <w:t xml:space="preserve"> the </w:t>
      </w:r>
      <w:del xmlns:ns0="http://schemas.microsoft.com/office/word/2023/wordml/word16du" w:id="7" w:author="Buyer LLP" w:date="2026-03-05T15:43:36Z" ns0:dateUtc="2026-03-05T15:43:36Z">
        <w:r>
          <w:delText xml:space="preserve">Seller</w:delText>
        </w:r>
      </w:del>
      <w:ins xmlns:ns0="http://schemas.microsoft.com/office/word/2023/wordml/word16du" w:id="8" w:author="Buyer LLP" w:date="2026-03-05T15:43:36Z" ns0:dateUtc="2026-03-05T15:43:36Z">
        <w:r>
          <w:t xml:space="preserve">Buyer</w:t>
        </w:r>
      </w:ins>
      <w:r>
        <w:t xml:space="preserve"> under </w:t>
      </w:r>
      <w:del xmlns:ns0="http://schemas.microsoft.com/office/word/2023/wordml/word16du" w:id="9" w:author="Buyer LLP" w:date="2026-03-05T15:43:36Z" ns0:dateUtc="2026-03-05T15:43:36Z">
        <w:r>
          <w:delText xml:space="preserve">this Agreement during the twelve (12) months preceding the event</w:delText>
        </w:r>
      </w:del>
      <w:ins xmlns:ns0="http://schemas.microsoft.com/office/word/2023/wordml/word16du" w:id="10" w:author="Buyer LLP" w:date="2026-03-05T15:43:36Z" ns0:dateUtc="2026-03-05T15:43:36Z">
        <w:r>
          <w:t xml:space="preserve">the Purchase Order</w:t>
        </w:r>
      </w:ins>
      <w:r>
        <w:t xml:space="preserve"> giving rise to the claim</w:t>
      </w:r>
      <w:r>
        <w:t>.</w:t>
      </w:r>
    </w:p>
    <w:p>
      <w:r>
        <w:t>8.3 Nothing in this Agreement shall limit liability for death or personal injury caused by negligence, fraud, or fraudulent misrepresentation.</w:t>
      </w:r>
    </w:p>
    <w:p>
      <w:pPr>
        <w:pStyle w:val="Heading2"/>
      </w:pPr>
      <w:r>
        <w:t>9. INDEMNIFICATION</w:t>
      </w:r>
    </w:p>
    <w:p>
      <w:r>
        <w:t xml:space="preserve">9.1 The Seller shall indemnify and hold harmless the Buyer against any claims, losses, damages, and expenses </w:t>
      </w:r>
      <w:r>
        <w:t xml:space="preserve">arising from defects in the </w:t>
      </w:r>
      <w:del xmlns:ns0="http://schemas.microsoft.com/office/word/2023/wordml/word16du" w:id="14" w:author="Buyer LLP" w:date="2026-03-05T15:43:36Z" ns0:dateUtc="2026-03-05T15:43:36Z">
        <w:r>
          <w:delText xml:space="preserve">Goods or</w:delText>
        </w:r>
      </w:del>
      <w:ins xmlns:ns0="http://schemas.microsoft.com/office/word/2023/wordml/word16du" w:id="15" w:author="Buyer LLP" w:date="2026-03-05T15:43:36Z" ns0:dateUtc="2026-03-05T15:43:36Z">
        <w:r>
          <w:t xml:space="preserve">Goods,</w:t>
        </w:r>
      </w:ins>
      <w:r>
        <w:t xml:space="preserve"> breach of the warranties in Clause </w:t>
      </w:r>
      <w:del xmlns:ns0="http://schemas.microsoft.com/office/word/2023/wordml/word16du" w:id="16" w:author="Buyer LLP" w:date="2026-03-05T15:43:36Z" ns0:dateUtc="2026-03-05T15:43:36Z">
        <w:r>
          <w:delText xml:space="preserve">7</w:delText>
        </w:r>
      </w:del>
      <w:ins xmlns:ns0="http://schemas.microsoft.com/office/word/2023/wordml/word16du" w:id="17" w:author="Buyer LLP" w:date="2026-03-05T15:43:36Z" ns0:dateUtc="2026-03-05T15:43:36Z">
        <w:r>
          <w:t xml:space="preserve">7, or any other breach of this Agreement by the Seller</w:t>
        </w:r>
      </w:ins>
      <w:r>
        <w:t>, provided that the Buyer notifies the Seller promptly and allows the Seller to control the defense of any such claim.</w:t>
      </w:r>
    </w:p>
    <w:p>
      <w:r>
        <w:t xml:space="preserve">9.2 The Buyer shall indemnify and hold harmless the Seller against any claims </w:t>
      </w:r>
      <w:r>
        <w:t xml:space="preserve">arising from the Buyer's </w:t>
      </w:r>
      <w:del xmlns:ns0="http://schemas.microsoft.com/office/word/2023/wordml/word16du" w:id="12" w:author="Buyer LLP" w:date="2026-03-05T15:43:36Z" ns0:dateUtc="2026-03-05T15:43:36Z">
        <w:r>
          <w:delText xml:space="preserve">misuse of the Goods or failure to follow the Seller's instructions</w:delText>
        </w:r>
      </w:del>
      <w:ins xmlns:ns0="http://schemas.microsoft.com/office/word/2023/wordml/word16du" w:id="13" w:author="Buyer LLP" w:date="2026-03-05T15:43:36Z" ns0:dateUtc="2026-03-05T15:43:36Z">
        <w:r>
          <w:t xml:space="preserve">gross negligence in the use of the Goods</w:t>
        </w:r>
      </w:ins>
      <w:r>
        <w:t>.</w:t>
      </w:r>
    </w:p>
    <w:p>
      <w:pPr>
        <w:pStyle w:val="Heading2"/>
      </w:pPr>
      <w:r>
        <w:t>10. INTELLECTUAL PROPERTY</w:t>
      </w:r>
    </w:p>
    <w:p>
      <w:r>
        <w:t>10.1 All intellectual property rights in the Goods and any designs, drawings, or specifications provided by the Seller shall remain the exclusive property of the Seller.</w:t>
      </w:r>
    </w:p>
    <w:p>
      <w:r>
        <w:t xml:space="preserve">10.2 The Seller grants the Buyer a non-exclusive, non-transferable license to use the Goods </w:t>
      </w:r>
      <w:r>
        <w:t xml:space="preserve">for the Buyer's internal business purposes.</w:t>
      </w:r>
      <w:ins xmlns:ns0="http://schemas.microsoft.com/office/word/2023/wordml/word16du" w:id="26" w:author="Buyer LLP" w:date="2026-03-05T15:43:36Z" ns0:dateUtc="2026-03-05T15:43:36Z">
        <w:r>
          <w:t xml:space="preserve"> The Seller shall indemnify the Buyer against any claims that the Goods infringe the intellectual property rights of any third party.</w:t>
        </w:r>
      </w:ins>
    </w:p>
    <w:p>
      <w:pPr>
        <w:pStyle w:val="Heading2"/>
      </w:pPr>
      <w:r>
        <w:t>11. CONFIDENTIALITY</w:t>
      </w:r>
    </w:p>
    <w:p>
      <w:r>
        <w:t>11.1 Each party shall treat as confidential all information received from the other party in connection with this Agreement and shall not disclose such information to any third party without the prior written consent of the disclosing party.</w:t>
      </w:r>
    </w:p>
    <w:p>
      <w:r>
        <w:t>11.2 The obligations of confidentiality shall not apply to information that: (a) is or becomes publicly available through no fault of the receiving party; (b) was lawfully in the receiving party's possession prior to disclosure; or (c) is required to be disclosed by law or regulation.</w:t>
      </w:r>
    </w:p>
    <w:p>
      <w:r>
        <w:t>11.3 The obligations of confidentiality shall survive termination of this Agreement for a period of three (3) years.</w:t>
      </w:r>
    </w:p>
    <w:p>
      <w:pPr>
        <w:pStyle w:val="Heading2"/>
      </w:pPr>
      <w:r>
        <w:t>12. TERMINATION</w:t>
      </w:r>
    </w:p>
    <w:p>
      <w:r>
        <w:t>12.1 Either party may terminate this Agreement by giving ninety (90) days' written notice to the other party.</w:t>
      </w:r>
    </w:p>
    <w:p>
      <w:r>
        <w:t>12.2 Either party may terminate this Agreement immediately upon written notice if the other party: (a) commits a material breach that is not remedied within thirty (30) days of written notice; or (b) becomes insolvent, enters into liquidation, or has a receiver appointed over its assets.</w:t>
      </w:r>
    </w:p>
    <w:p>
      <w:r>
        <w:t>12.3 Termination shall not affect any accrued rights or obligations of either party. All outstanding Purchase Orders accepted before the effective date of termination shall be fulfilled in accordance with their terms.</w:t>
      </w:r>
    </w:p>
    <w:p>
      <w:pPr>
        <w:pStyle w:val="Heading2"/>
      </w:pPr>
      <w:r>
        <w:t>13. FORCE MAJEURE</w:t>
      </w:r>
    </w:p>
    <w:p>
      <w:r>
        <w:t>13.1 Neither party shall be liable for any failure or delay in performing its obligations under this Agreement to the extent that such failure or delay is caused by a Force Majeure Event, being any event beyond the reasonable control of the affected party, including but not limited to natural disasters, war, terrorism, pandemic, government action, or supply chain disruption.</w:t>
      </w:r>
    </w:p>
    <w:p>
      <w:r>
        <w:t>13.2 The affected party shall promptly notify the other party of the Force Majeure Event and shall use reasonable efforts to mitigate its effects.</w:t>
      </w:r>
    </w:p>
    <w:p>
      <w:r>
        <w:t>13.3 If a Force Majeure Event continues for more than ninety (90) consecutive days, either party may terminate this Agreement upon thirty (30) days' written notice.</w:t>
      </w:r>
    </w:p>
    <w:p>
      <w:pPr>
        <w:pStyle w:val="Heading2"/>
      </w:pPr>
      <w:r>
        <w:t>14. GOVERNING LAW AND DISPUTE RESOLUTION</w:t>
      </w:r>
    </w:p>
    <w:p>
      <w:r>
        <w:t>14.1 This Agreement shall be governed by and construed in accordance with the laws of the State of Delaware, without regard to its conflict of laws principles.</w:t>
      </w:r>
    </w:p>
    <w:p>
      <w:r>
        <w:t>14.2 Any dispute arising out of or in connection with this Agreement shall first be referred to the senior management of each party for resolution. If the dispute is not resolved within thirty (30) days, either party may submit the dispute to binding arbitration administered by the American Arbitration Association under its Commercial Arbitration Rules.</w:t>
      </w:r>
    </w:p>
    <w:p>
      <w:r>
        <w:t>14.3 The arbitration shall take place in Wilmington, Delaware. The arbitral award shall be final and binding on both parties.</w:t>
      </w:r>
    </w:p>
    <w:p>
      <w:pPr>
        <w:pStyle w:val="Heading2"/>
      </w:pPr>
      <w:r>
        <w:t>15. GENERAL PROVISIONS</w:t>
      </w:r>
    </w:p>
    <w:p>
      <w:r>
        <w:t>15.1 Entire Agreement. This Agreement constitutes the entire agreement between the parties with respect to its subject matter and supersedes all prior negotiations, representations, and agreements.</w:t>
      </w:r>
    </w:p>
    <w:p>
      <w:r>
        <w:t>15.2 Amendments. No amendment or modification of this Agreement shall be effective unless made in writing and signed by both parties.</w:t>
      </w:r>
    </w:p>
    <w:p>
      <w:r>
        <w:t>15.3 Assignment. Neither party may assign its rights or obligations under this Agreement without the prior written consent of the other party.</w:t>
      </w:r>
    </w:p>
    <w:p>
      <w:r>
        <w:t>15.4 Severability. If any provision of this Agreement is held to be invalid or unenforceable, the remaining provisions shall continue in full force and effect.</w:t>
      </w:r>
    </w:p>
    <w:p>
      <w:r>
        <w:t>15.5 Waiver. No failure or delay by either party in exercising any right under this Agreement shall operate as a waiver of that right.</w:t>
      </w:r>
    </w:p>
    <w:p>
      <w:r>
        <w:t>15.6 Notices. All notices under this Agreement shall be in writing and shall be delivered by hand, by recognized courier service, or by email to the addresses specified in the Purchase Order.</w:t>
      </w:r>
    </w:p>
    <w:p/>
    <w:p>
      <w:r>
        <w:t>IN WITNESS WHEREOF, the parties have executed this Agreement as of the date first written above.</w:t>
      </w:r>
    </w:p>
    <w:p/>
    <w:p>
      <w:r>
        <w:t>SELLER: Acme Industrial Supply Co.</w:t>
      </w:r>
    </w:p>
    <w:p>
      <w:r>
        <w:t>Name: __________________________</w:t>
      </w:r>
    </w:p>
    <w:p>
      <w:r>
        <w:t>Title: __________________________</w:t>
      </w:r>
    </w:p>
    <w:p>
      <w:r>
        <w:t>Date: __________________________</w:t>
      </w:r>
    </w:p>
    <w:p/>
    <w:p>
      <w:r>
        <w:t>BUYER: __________________________</w:t>
      </w:r>
    </w:p>
    <w:p>
      <w:r>
        <w:t>Name: __________________________</w:t>
      </w:r>
    </w:p>
    <w:p>
      <w:r>
        <w:t>Title: __________________________</w:t>
      </w:r>
    </w:p>
    <w:p>
      <w:r>
        <w:t>Date: __________________________</w:t>
      </w:r>
    </w:p>
    <w:sectPr w:rsidR="00FC693F" w:rsidRPr="0006063C" w:rsidSect="00034616">
      <w:pgSz w:w="12240" w:h="15840"/>
      <w:pgMar w:top="1440" w:right="1800" w:bottom="1440" w:left="1800" w:header="720" w:footer="720" w:gutter="0"/>
      <w:cols w:space="720"/>
      <w:docGrid w:linePitch="360"/>
    </w:sectPr>
  </w:body>
</w:document>
</file>

<file path=word/comments1.xml><?xml version="1.0" encoding="utf-8"?>
<w:comments xmlns:w="http://schemas.openxmlformats.org/wordprocessingml/2006/main" xmlns:w14="http://schemas.microsoft.com/office/word/2010/wordml" xmlns:w15="http://schemas.microsoft.com/office/word/2012/wordml" xmlns:w16cid="http://schemas.microsoft.com/office/word/2016/wordml/cid" xmlns:w16cex="http://schemas.microsoft.com/office/word/2018/wordml/cex" xmlns:mc="http://schemas.openxmlformats.org/markup-compatibility/2006" mc:Ignorable="w14 w15 w16cid w16cex">
  <w:comment w:id="1" w:author="Buyer LLP" w:date="2026-03-05T15:43:36Z" w:initials="BL">
    <w:p w14:paraId="03358D49" w14:textId="77777777" w:rsidR="69B9A998" w:rsidRDefault="69B9A998" w:rsidP="69B9A998">
      <w:pPr>
        <w:pStyle w:val="CommentText"/>
      </w:pPr>
      <w:r>
        <w:rPr>
          <w:rStyle w:val="CommentReference"/>
        </w:rPr>
        <w:annotationRef/>
      </w:r>
      <w:r>
        <w:t>Restricting set-off to undisputed claims balances both parties'' interests while ensuring the Buyer retains a reasonable self-help remedy.</w:t>
      </w:r>
    </w:p>
  </w:comment>
  <w:comment w:id="2" w:author="Buyer LLP" w:date="2026-03-05T15:43:36Z" w:initials="BL">
    <w:p w14:paraId="5309FDEE" w14:textId="77777777" w:rsidR="02F0E825" w:rsidRDefault="02F0E825" w:rsidP="02F0E825">
      <w:pPr>
        <w:pStyle w:val="CommentText"/>
      </w:pPr>
      <w:r>
        <w:rPr>
          <w:rStyle w:val="CommentReference"/>
        </w:rPr>
        <w:annotationRef/>
      </w:r>
      <w:r>
        <w:t>Fitness for a particular purpose should be preserved where the Buyer has communicated intended use through the Purchase Order specifications.</w:t>
      </w:r>
    </w:p>
  </w:comment>
</w:comments>
</file>

<file path=word/commentsExtended1.xml><?xml version="1.0" encoding="utf-8"?>
<w15:commentsEx xmlns:w15="http://schemas.microsoft.com/office/word/2012/wordml">
  <w15:commentEx w15:paraId="03358D49" w15:done="0"/>
  <w15:commentEx w15:paraId="5309FDEE" w15:done="0"/>
</w15:commentsEx>
</file>

<file path=word/commentsExtensible1.xml><?xml version="1.0" encoding="utf-8"?>
<w16cex:commentsExtensible xmlns:w16cex="http://schemas.microsoft.com/office/word/2018/wordml/cex">
  <w16cex:commentExtensible w16cex:durableId="AA7679CC" w16cex:dateUtc="2026-03-05T15:43:36Z"/>
  <w16cex:commentExtensible w16cex:durableId="B08E5127" w16cex:dateUtc="2026-03-05T15:43:36Z"/>
</w16cex:commentsExtensible>
</file>

<file path=word/commentsIds1.xml><?xml version="1.0" encoding="utf-8"?>
<w16cid:commentsIds xmlns:w16cid="http://schemas.microsoft.com/office/word/2016/wordml/cid">
  <w16cid:commentId w16cid:paraId="03358D49" w16cid:durableId="AA7679CC"/>
  <w16cid:commentId w16cid:paraId="5309FDEE" w16cid:durableId="B08E5127"/>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before="0"/>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comments" Target="comments1.xml"/><Relationship Id="rId10" Type="http://schemas.microsoft.com/office/2011/relationships/commentsExtended" Target="commentsExtended1.xml"/><Relationship Id="rId11" Type="http://schemas.microsoft.com/office/2016/09/relationships/commentsIds" Target="commentsIds1.xml"/><Relationship Id="rId12" Type="http://schemas.microsoft.com/office/2018/08/relationships/commentsExtensible" Target="commentsExtensibl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